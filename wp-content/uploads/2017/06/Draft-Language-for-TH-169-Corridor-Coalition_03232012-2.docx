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31B0" w:rsidRDefault="00F632C5" w:rsidP="00601B65">
      <w:pPr>
        <w:spacing w:after="0"/>
        <w:jc w:val="center"/>
        <w:rPr>
          <w:b/>
          <w:sz w:val="28"/>
          <w:szCs w:val="28"/>
        </w:rPr>
      </w:pPr>
      <w:r>
        <w:rPr>
          <w:b/>
          <w:sz w:val="28"/>
          <w:szCs w:val="28"/>
        </w:rPr>
        <w:t>Draft Language for TH 169 Corridor Coalition (The Coalition) Meeting</w:t>
      </w:r>
    </w:p>
    <w:p w:rsidR="00F632C5" w:rsidRDefault="00601B65" w:rsidP="00601B65">
      <w:pPr>
        <w:spacing w:after="0"/>
        <w:jc w:val="center"/>
        <w:rPr>
          <w:sz w:val="24"/>
          <w:szCs w:val="24"/>
        </w:rPr>
      </w:pPr>
      <w:r>
        <w:rPr>
          <w:sz w:val="24"/>
          <w:szCs w:val="24"/>
        </w:rPr>
        <w:t>03/23/2012</w:t>
      </w:r>
    </w:p>
    <w:p w:rsidR="00601B65" w:rsidRPr="00601B65" w:rsidRDefault="00601B65" w:rsidP="00601B65">
      <w:pPr>
        <w:spacing w:after="0"/>
        <w:jc w:val="center"/>
        <w:rPr>
          <w:sz w:val="24"/>
          <w:szCs w:val="24"/>
        </w:rPr>
      </w:pPr>
    </w:p>
    <w:p w:rsidR="00F632C5" w:rsidRDefault="00F632C5" w:rsidP="00F632C5">
      <w:pPr>
        <w:rPr>
          <w:sz w:val="24"/>
          <w:szCs w:val="24"/>
        </w:rPr>
      </w:pPr>
      <w:r>
        <w:rPr>
          <w:sz w:val="24"/>
          <w:szCs w:val="24"/>
        </w:rPr>
        <w:t>The Coalition has identified nineteen potential projects in the TH 169 Corridor.  A previous evaluation by the Coalition’s technical committee demonstrated that every one of those nineteen projects have merit.  The recent voting by Coalition members was done in order to determine how the members themselves viewed the relative importance of each of the projects</w:t>
      </w:r>
      <w:r w:rsidR="00601B65">
        <w:rPr>
          <w:sz w:val="24"/>
          <w:szCs w:val="24"/>
        </w:rPr>
        <w:t xml:space="preserve"> to the entire corridor</w:t>
      </w:r>
      <w:r>
        <w:rPr>
          <w:sz w:val="24"/>
          <w:szCs w:val="24"/>
        </w:rPr>
        <w:t>.</w:t>
      </w:r>
    </w:p>
    <w:p w:rsidR="00BA270E" w:rsidRDefault="00F632C5" w:rsidP="00F632C5">
      <w:pPr>
        <w:rPr>
          <w:ins w:id="0" w:author="setup" w:date="2012-03-26T14:08:00Z"/>
          <w:sz w:val="24"/>
          <w:szCs w:val="24"/>
        </w:rPr>
      </w:pPr>
      <w:r>
        <w:rPr>
          <w:sz w:val="24"/>
          <w:szCs w:val="24"/>
        </w:rPr>
        <w:t xml:space="preserve">When the votes were tallied, the projects clearly fell into three tiers; those that had </w:t>
      </w:r>
      <w:r w:rsidR="00D86EDD">
        <w:rPr>
          <w:sz w:val="24"/>
          <w:szCs w:val="24"/>
        </w:rPr>
        <w:t xml:space="preserve">9-12 votes, those that had 3 to </w:t>
      </w:r>
      <w:r w:rsidR="00071E31">
        <w:rPr>
          <w:sz w:val="24"/>
          <w:szCs w:val="24"/>
        </w:rPr>
        <w:t xml:space="preserve">8 </w:t>
      </w:r>
      <w:r w:rsidR="00D86EDD">
        <w:rPr>
          <w:sz w:val="24"/>
          <w:szCs w:val="24"/>
        </w:rPr>
        <w:t xml:space="preserve">votes, and those that had fewer than 3 votes.    </w:t>
      </w:r>
    </w:p>
    <w:p w:rsidR="00F632C5" w:rsidRDefault="00D86EDD" w:rsidP="00F632C5">
      <w:pPr>
        <w:rPr>
          <w:sz w:val="24"/>
          <w:szCs w:val="24"/>
        </w:rPr>
      </w:pPr>
      <w:r>
        <w:rPr>
          <w:sz w:val="24"/>
          <w:szCs w:val="24"/>
        </w:rPr>
        <w:t>The projects that scored in the top tier (not necessarily in order) were;</w:t>
      </w:r>
    </w:p>
    <w:p w:rsidR="00D86EDD" w:rsidRDefault="00D86EDD" w:rsidP="00D86EDD">
      <w:pPr>
        <w:pStyle w:val="ListParagraph"/>
        <w:numPr>
          <w:ilvl w:val="0"/>
          <w:numId w:val="1"/>
        </w:numPr>
        <w:rPr>
          <w:sz w:val="24"/>
          <w:szCs w:val="24"/>
        </w:rPr>
      </w:pPr>
      <w:r>
        <w:rPr>
          <w:sz w:val="24"/>
          <w:szCs w:val="24"/>
        </w:rPr>
        <w:t>TH 14/Lind/Webster Interchange;</w:t>
      </w:r>
    </w:p>
    <w:p w:rsidR="00D86EDD" w:rsidRDefault="00D86EDD" w:rsidP="00D86EDD">
      <w:pPr>
        <w:pStyle w:val="ListParagraph"/>
        <w:numPr>
          <w:ilvl w:val="0"/>
          <w:numId w:val="1"/>
        </w:numPr>
        <w:rPr>
          <w:sz w:val="24"/>
          <w:szCs w:val="24"/>
        </w:rPr>
      </w:pPr>
      <w:r>
        <w:rPr>
          <w:sz w:val="24"/>
          <w:szCs w:val="24"/>
        </w:rPr>
        <w:t>Update of the TH 169 Interregional Corridor Study (IRC), which should include transit components.; and</w:t>
      </w:r>
    </w:p>
    <w:p w:rsidR="00BA270E" w:rsidRDefault="00D86EDD" w:rsidP="00BA270E">
      <w:pPr>
        <w:pStyle w:val="ListParagraph"/>
        <w:numPr>
          <w:ilvl w:val="0"/>
          <w:numId w:val="1"/>
        </w:numPr>
        <w:rPr>
          <w:sz w:val="24"/>
          <w:szCs w:val="24"/>
        </w:rPr>
      </w:pPr>
      <w:r>
        <w:rPr>
          <w:sz w:val="24"/>
          <w:szCs w:val="24"/>
        </w:rPr>
        <w:t>Floodproofing measures on TH 169 between Mankato and St. Peter.</w:t>
      </w:r>
    </w:p>
    <w:p w:rsidR="005B0639" w:rsidRDefault="00BA270E">
      <w:pPr>
        <w:rPr>
          <w:sz w:val="24"/>
          <w:szCs w:val="24"/>
        </w:rPr>
      </w:pPr>
      <w:r>
        <w:rPr>
          <w:sz w:val="24"/>
          <w:szCs w:val="24"/>
        </w:rPr>
        <w:t>The projects that scored in the second tier (not necessarily in order were:</w:t>
      </w:r>
    </w:p>
    <w:p w:rsidR="005B0639" w:rsidRDefault="00BA270E">
      <w:pPr>
        <w:pStyle w:val="ListParagraph"/>
        <w:numPr>
          <w:ilvl w:val="0"/>
          <w:numId w:val="3"/>
        </w:numPr>
        <w:rPr>
          <w:sz w:val="24"/>
          <w:szCs w:val="24"/>
        </w:rPr>
      </w:pPr>
      <w:r>
        <w:rPr>
          <w:sz w:val="24"/>
          <w:szCs w:val="24"/>
        </w:rPr>
        <w:t>TH 169 Managed Lane in Twin City metro area (from CSAH 17 North)</w:t>
      </w:r>
    </w:p>
    <w:p w:rsidR="005B0639" w:rsidRDefault="00BA270E">
      <w:pPr>
        <w:pStyle w:val="ListParagraph"/>
        <w:numPr>
          <w:ilvl w:val="0"/>
          <w:numId w:val="3"/>
        </w:numPr>
        <w:rPr>
          <w:sz w:val="24"/>
          <w:szCs w:val="24"/>
        </w:rPr>
      </w:pPr>
      <w:r>
        <w:rPr>
          <w:sz w:val="24"/>
          <w:szCs w:val="24"/>
        </w:rPr>
        <w:t>TH169 Bloomington Ferry Bridge (add Capacity)</w:t>
      </w:r>
    </w:p>
    <w:p w:rsidR="005B0639" w:rsidRDefault="00BA270E">
      <w:pPr>
        <w:pStyle w:val="ListParagraph"/>
        <w:numPr>
          <w:ilvl w:val="0"/>
          <w:numId w:val="3"/>
        </w:numPr>
        <w:rPr>
          <w:sz w:val="24"/>
          <w:szCs w:val="24"/>
        </w:rPr>
      </w:pPr>
      <w:r>
        <w:rPr>
          <w:sz w:val="24"/>
          <w:szCs w:val="24"/>
        </w:rPr>
        <w:t>TH101 Flood Mitigation (replace with 4 lane)</w:t>
      </w:r>
    </w:p>
    <w:p w:rsidR="005B0639" w:rsidRDefault="00BA270E">
      <w:pPr>
        <w:pStyle w:val="ListParagraph"/>
        <w:numPr>
          <w:ilvl w:val="0"/>
          <w:numId w:val="3"/>
        </w:numPr>
        <w:rPr>
          <w:sz w:val="24"/>
          <w:szCs w:val="24"/>
        </w:rPr>
      </w:pPr>
      <w:r>
        <w:rPr>
          <w:sz w:val="24"/>
          <w:szCs w:val="24"/>
        </w:rPr>
        <w:t>TH41/CSAH 78 Interchange</w:t>
      </w:r>
    </w:p>
    <w:p w:rsidR="005B0639" w:rsidRDefault="00BA270E">
      <w:pPr>
        <w:pStyle w:val="ListParagraph"/>
        <w:numPr>
          <w:ilvl w:val="0"/>
          <w:numId w:val="3"/>
        </w:numPr>
        <w:rPr>
          <w:sz w:val="24"/>
          <w:szCs w:val="24"/>
        </w:rPr>
      </w:pPr>
      <w:r>
        <w:rPr>
          <w:sz w:val="24"/>
          <w:szCs w:val="24"/>
        </w:rPr>
        <w:t>TH282/CR 9 Interchange</w:t>
      </w:r>
    </w:p>
    <w:p w:rsidR="005B0639" w:rsidRDefault="00BA270E">
      <w:pPr>
        <w:pStyle w:val="ListParagraph"/>
        <w:numPr>
          <w:ilvl w:val="0"/>
          <w:numId w:val="3"/>
        </w:numPr>
        <w:rPr>
          <w:sz w:val="24"/>
          <w:szCs w:val="24"/>
        </w:rPr>
      </w:pPr>
      <w:r>
        <w:rPr>
          <w:sz w:val="24"/>
          <w:szCs w:val="24"/>
        </w:rPr>
        <w:t>CSAH 3 Overpass</w:t>
      </w:r>
    </w:p>
    <w:p w:rsidR="005B0639" w:rsidRDefault="00BA270E">
      <w:pPr>
        <w:pStyle w:val="ListParagraph"/>
        <w:numPr>
          <w:ilvl w:val="0"/>
          <w:numId w:val="3"/>
        </w:numPr>
        <w:rPr>
          <w:sz w:val="24"/>
          <w:szCs w:val="24"/>
        </w:rPr>
      </w:pPr>
      <w:r>
        <w:rPr>
          <w:sz w:val="24"/>
          <w:szCs w:val="24"/>
        </w:rPr>
        <w:t>LeSueur Hill Interchange</w:t>
      </w:r>
    </w:p>
    <w:p w:rsidR="00D86EDD" w:rsidRDefault="00D86EDD" w:rsidP="00D86EDD">
      <w:pPr>
        <w:rPr>
          <w:sz w:val="24"/>
          <w:szCs w:val="24"/>
        </w:rPr>
      </w:pPr>
      <w:r>
        <w:rPr>
          <w:sz w:val="24"/>
          <w:szCs w:val="24"/>
        </w:rPr>
        <w:t xml:space="preserve">The Coalition is asked to use </w:t>
      </w:r>
      <w:r w:rsidR="00071E31">
        <w:rPr>
          <w:sz w:val="24"/>
          <w:szCs w:val="24"/>
        </w:rPr>
        <w:t xml:space="preserve">this </w:t>
      </w:r>
      <w:r>
        <w:rPr>
          <w:sz w:val="24"/>
          <w:szCs w:val="24"/>
        </w:rPr>
        <w:t>information to help it form its strategic approach to projects.  Some of the alternatives include, but may not be limited, to the following;</w:t>
      </w:r>
    </w:p>
    <w:p w:rsidR="00D86EDD" w:rsidRDefault="00D86EDD" w:rsidP="00D86EDD">
      <w:pPr>
        <w:pStyle w:val="ListParagraph"/>
        <w:numPr>
          <w:ilvl w:val="0"/>
          <w:numId w:val="2"/>
        </w:numPr>
        <w:rPr>
          <w:sz w:val="24"/>
          <w:szCs w:val="24"/>
        </w:rPr>
      </w:pPr>
      <w:r>
        <w:rPr>
          <w:sz w:val="24"/>
          <w:szCs w:val="24"/>
        </w:rPr>
        <w:t>Identify one of the top 3 vote getting projects to receive active support from the Coalition, which may include providing some funding support, actively pursuing funding for the project to move it ahead;</w:t>
      </w:r>
    </w:p>
    <w:p w:rsidR="00D86EDD" w:rsidRDefault="00D86EDD" w:rsidP="00D86EDD">
      <w:pPr>
        <w:pStyle w:val="ListParagraph"/>
        <w:numPr>
          <w:ilvl w:val="0"/>
          <w:numId w:val="2"/>
        </w:numPr>
        <w:rPr>
          <w:sz w:val="24"/>
          <w:szCs w:val="24"/>
        </w:rPr>
      </w:pPr>
      <w:r>
        <w:rPr>
          <w:sz w:val="24"/>
          <w:szCs w:val="24"/>
        </w:rPr>
        <w:t>Identify concrete steps that can be taken to support the accomplishment of the top tier of projects.  An example would be approaching Mn/DOT to use the update of the TH 169 IRC study as a model for IRC study updates, and offering to share in the cost of the update.</w:t>
      </w:r>
    </w:p>
    <w:p w:rsidR="00D86EDD" w:rsidRDefault="00D86EDD" w:rsidP="00D86EDD">
      <w:pPr>
        <w:pStyle w:val="ListParagraph"/>
        <w:numPr>
          <w:ilvl w:val="0"/>
          <w:numId w:val="2"/>
        </w:numPr>
        <w:rPr>
          <w:sz w:val="24"/>
          <w:szCs w:val="24"/>
        </w:rPr>
      </w:pPr>
      <w:r>
        <w:rPr>
          <w:sz w:val="24"/>
          <w:szCs w:val="24"/>
        </w:rPr>
        <w:lastRenderedPageBreak/>
        <w:t>Provide active support for the second tier of projects.  This may include steps like providing letters of support for funding for these projects</w:t>
      </w:r>
      <w:r w:rsidR="00F9592A">
        <w:rPr>
          <w:sz w:val="24"/>
          <w:szCs w:val="24"/>
        </w:rPr>
        <w:t>, additional study/design, early right of way acquisition or interim/incremental projects</w:t>
      </w:r>
      <w:r>
        <w:rPr>
          <w:sz w:val="24"/>
          <w:szCs w:val="24"/>
        </w:rPr>
        <w:t>.</w:t>
      </w:r>
    </w:p>
    <w:p w:rsidR="00D86EDD" w:rsidRPr="00D86EDD" w:rsidRDefault="00D86EDD" w:rsidP="00D86EDD">
      <w:pPr>
        <w:rPr>
          <w:sz w:val="24"/>
          <w:szCs w:val="24"/>
        </w:rPr>
      </w:pPr>
      <w:r>
        <w:rPr>
          <w:sz w:val="24"/>
          <w:szCs w:val="24"/>
        </w:rPr>
        <w:t>It is imp</w:t>
      </w:r>
      <w:r w:rsidR="00601B65">
        <w:rPr>
          <w:sz w:val="24"/>
          <w:szCs w:val="24"/>
        </w:rPr>
        <w:t>ortant to keep in mind that circumstances surrounding any of the 19 projects may change in the future, and the Coalition should be prepared and willing to respond to changed circumstances that may facilitate the completion of a project earlier than it was expected to become a priority or to be accomplished.</w:t>
      </w:r>
    </w:p>
    <w:sectPr w:rsidR="00D86EDD" w:rsidRPr="00D86EDD" w:rsidSect="00D77B2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442E38"/>
    <w:multiLevelType w:val="hybridMultilevel"/>
    <w:tmpl w:val="CACEF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4F824A8"/>
    <w:multiLevelType w:val="hybridMultilevel"/>
    <w:tmpl w:val="0732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9481994"/>
    <w:multiLevelType w:val="hybridMultilevel"/>
    <w:tmpl w:val="CB9E0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trackRevisions/>
  <w:defaultTabStop w:val="720"/>
  <w:characterSpacingControl w:val="doNotCompress"/>
  <w:compat/>
  <w:rsids>
    <w:rsidRoot w:val="00F632C5"/>
    <w:rsid w:val="00057674"/>
    <w:rsid w:val="00071E31"/>
    <w:rsid w:val="00174F38"/>
    <w:rsid w:val="00336AC2"/>
    <w:rsid w:val="00424B0B"/>
    <w:rsid w:val="005B0639"/>
    <w:rsid w:val="00601B65"/>
    <w:rsid w:val="0096668B"/>
    <w:rsid w:val="009A32BB"/>
    <w:rsid w:val="00BA270E"/>
    <w:rsid w:val="00BC43D0"/>
    <w:rsid w:val="00D77B24"/>
    <w:rsid w:val="00D86EDD"/>
    <w:rsid w:val="00F15FAF"/>
    <w:rsid w:val="00F632C5"/>
    <w:rsid w:val="00F959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7B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6EDD"/>
    <w:pPr>
      <w:ind w:left="720"/>
      <w:contextualSpacing/>
    </w:pPr>
  </w:style>
  <w:style w:type="paragraph" w:styleId="BalloonText">
    <w:name w:val="Balloon Text"/>
    <w:basedOn w:val="Normal"/>
    <w:link w:val="BalloonTextChar"/>
    <w:uiPriority w:val="99"/>
    <w:semiHidden/>
    <w:unhideWhenUsed/>
    <w:rsid w:val="00071E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E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6EDD"/>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7F7566-6F22-4DC3-93CE-5F4CD88A6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Leek</dc:creator>
  <cp:lastModifiedBy> </cp:lastModifiedBy>
  <cp:revision>2</cp:revision>
  <dcterms:created xsi:type="dcterms:W3CDTF">2012-04-02T19:13:00Z</dcterms:created>
  <dcterms:modified xsi:type="dcterms:W3CDTF">2012-04-02T19:13:00Z</dcterms:modified>
</cp:coreProperties>
</file>